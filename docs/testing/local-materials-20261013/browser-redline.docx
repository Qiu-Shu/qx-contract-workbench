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t09DraftHeader.xml" ContentType="application/vnd.openxmlformats-officedocument.wordprocessingml.header+xml"/>
  <Override PartName="/word/t09Draft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独立虚构材料，仅供工程测试。</w:t>
      </w:r>
    </w:p>
    <w:p>
      <w:del w:id="1" w:author="本机人工修改建议" w:date="2026-10-13T08:06:15.410842Z">
        <w:r>
          <w:delText xml:space="preserve">虚构甲方向虚构乙方采购测试设备，总价人民币12345元。</w:delText>
        </w:r>
      </w:del>
      <w:ins w:id="2" w:author="本机人工修改建议" w:date="2026-10-13T08:06:15.410842Z">
        <w:r>
          <w:t xml:space="preserve">虚构甲方向虚构乙方采购测试设备，总价人民币12345元，包含安装服务。</w:t>
        </w:r>
      </w:ins>
    </w:p>
    <w:sectPr w:rsidR="00FC693F" w:rsidRPr="0006063C" w:rsidSect="00034616">
      <w:footerReference w:type="default" r:id="rIdT09DraftFooter"/>
      <w:headerReference w:type="default" r:id="rIdT09DraftHeader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09DraftFooter.xml><?xml version="1.0" encoding="utf-8"?>
<w:ftr xmlns:w="http://schemas.openxmlformats.org/wordprocessingml/2006/main">
  <w:p>
    <w:r>
      <w:t>DRAFT 本机人工工作稿 非正式法律意见</w:t>
    </w:r>
  </w:p>
</w:ftr>
</file>

<file path=word/t09DraftHeader.xml><?xml version="1.0" encoding="utf-8"?>
<w:hdr xmlns:w="http://schemas.openxmlformats.org/wordprocessingml/2006/main">
  <w:p>
    <w:r>
      <w:t>DRAFT 本机人工工作稿 非正式法律意见</w:t>
    </w:r>
  </w:p>
</w:hdr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T09DraftHeader" Type="http://schemas.openxmlformats.org/officeDocument/2006/relationships/header" Target="t09DraftHeader.xml"/><Relationship Id="rIdT09DraftFooter" Type="http://schemas.openxmlformats.org/officeDocument/2006/relationships/footer" Target="t09DraftFoot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